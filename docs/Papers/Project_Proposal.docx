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109DC" w14:textId="77777777" w:rsidR="005E11B0" w:rsidRDefault="00000000">
      <w:pPr>
        <w:spacing w:after="80"/>
        <w:jc w:val="center"/>
      </w:pPr>
      <w:r>
        <w:rPr>
          <w:b/>
          <w:bCs/>
          <w:sz w:val="30"/>
          <w:szCs w:val="30"/>
        </w:rPr>
        <w:t>The Export-Biased Lending Channel of Macroprudential Currency Regulation</w:t>
      </w:r>
    </w:p>
    <w:p w14:paraId="43B41E67" w14:textId="77777777" w:rsidR="005E11B0" w:rsidRDefault="00000000">
      <w:pPr>
        <w:spacing w:after="60"/>
        <w:jc w:val="center"/>
      </w:pPr>
      <w:r>
        <w:rPr>
          <w:i/>
          <w:iCs/>
        </w:rPr>
        <w:t>Evidence from Argentina’s 2024 Dollar Deposit Windfall</w:t>
      </w:r>
    </w:p>
    <w:p w14:paraId="6FFF3B51" w14:textId="77777777" w:rsidR="005E11B0" w:rsidRDefault="00000000">
      <w:pPr>
        <w:spacing w:after="60"/>
        <w:jc w:val="center"/>
      </w:pPr>
      <w:r>
        <w:rPr>
          <w:i/>
          <w:iCs/>
        </w:rPr>
        <w:t xml:space="preserve"> </w:t>
      </w:r>
    </w:p>
    <w:p w14:paraId="2D9393D4" w14:textId="77777777" w:rsidR="005E11B0" w:rsidRDefault="00000000">
      <w:pPr>
        <w:spacing w:after="60"/>
        <w:jc w:val="center"/>
      </w:pPr>
      <w:r>
        <w:rPr>
          <w:i/>
          <w:iCs/>
        </w:rPr>
        <w:t>Propuesta de tesis de Maestría</w:t>
      </w:r>
    </w:p>
    <w:p w14:paraId="119AFA2B" w14:textId="77777777" w:rsidR="005E11B0" w:rsidRDefault="00000000">
      <w:pPr>
        <w:pStyle w:val="Heading1"/>
      </w:pPr>
      <w:r>
        <w:t>1. Pregunta de investigación</w:t>
      </w:r>
    </w:p>
    <w:p w14:paraId="017C0869" w14:textId="77777777" w:rsidR="005E11B0" w:rsidRDefault="00000000">
      <w:pPr>
        <w:spacing w:after="120" w:line="300" w:lineRule="auto"/>
        <w:jc w:val="both"/>
      </w:pPr>
      <w:r>
        <w:t xml:space="preserve">La literatura del </w:t>
      </w:r>
      <w:r>
        <w:rPr>
          <w:i/>
          <w:iCs/>
        </w:rPr>
        <w:t>bank lending channel</w:t>
      </w:r>
      <w:r>
        <w:t xml:space="preserve"> — de Bernanke &amp; Blinder (1988) y Kashyap &amp; Stein (1994, 2000) a Khwaja &amp; Mian (2008), Jiménez, Ongena, Peydró &amp; Saurina (2012, 2014), Paravisini, Rappoport, Schnabl &amp; Wolfenzon (2015), Chodorow-Reich (2014), Greenstone, Mas &amp; Nguyen (2020) y Gutierrez, Jaume &amp; Tobal (2023) — identifica cómo la heterogeneidad de balance bancario transmite shocks de fondeo al crédito y, desde allí, a outcomes reales a nivel firma, sector o provincia. La inmensa mayoría de esa evidencia proviene de economías </w:t>
      </w:r>
      <w:r>
        <w:rPr>
          <w:i/>
          <w:iCs/>
        </w:rPr>
        <w:t>sin matching formal entre moneda de fondeo y destino del crédito</w:t>
      </w:r>
      <w:r>
        <w:t xml:space="preserve">. La teoría macroprudencial (Korinek, 2011, 2018; Bianchi, 2011; Cerutti, Claessens &amp; Laeven, 2017; Ize &amp; Levy Yeyati, 2003) justifica la regulación específica por moneda en economías parcialmente dolarizadas, pero rara vez testea empíricamente cómo esa regulación </w:t>
      </w:r>
      <w:r>
        <w:rPr>
          <w:i/>
          <w:iCs/>
        </w:rPr>
        <w:t>re-rutea</w:t>
      </w:r>
      <w:r>
        <w:t xml:space="preserve"> el canal que la literatura clásica identifica.</w:t>
      </w:r>
    </w:p>
    <w:p w14:paraId="0E5B4DE2" w14:textId="77777777" w:rsidR="005E11B0" w:rsidRDefault="00000000">
      <w:pPr>
        <w:spacing w:after="120" w:line="300" w:lineRule="auto"/>
        <w:jc w:val="both"/>
      </w:pPr>
      <w:r>
        <w:rPr>
          <w:b/>
          <w:bCs/>
        </w:rPr>
        <w:t>La pregunta del proyecto se ubica en esa intersección: en una economía donde la regulación macroprudencial impone un matching formal entre fondeo en moneda extranjera y destino del crédito, ¿cómo es el bank lending channel?</w:t>
      </w:r>
      <w:r>
        <w:t xml:space="preserve"> Concretamente, para un peso de fondeo USD adicional que llega al balance de un banco, ¿cómo se asigna entre (a) crédito a los destinos elegibles (exportadores y sectores transables), (b) rebalanceo de portafolio hacia Tesoro USD, paper del BCRA y conversión spot, (c) crédito en pesos vía canales indirectos de balance, y (d) outcomes reales — empleo, exportaciones, salarios — a nivel sector × provincia? Los parámetros a recuperar describen una </w:t>
      </w:r>
      <w:r>
        <w:rPr>
          <w:b/>
          <w:bCs/>
        </w:rPr>
        <w:t>característica estructural</w:t>
      </w:r>
      <w:r>
        <w:t xml:space="preserve"> del canal de crédito bajo el régimen de matching vigente (TO A-8202).</w:t>
      </w:r>
    </w:p>
    <w:p w14:paraId="5FC7913F" w14:textId="77777777" w:rsidR="005E11B0" w:rsidRDefault="00000000">
      <w:pPr>
        <w:spacing w:after="120" w:line="300" w:lineRule="auto"/>
        <w:jc w:val="both"/>
      </w:pPr>
      <w:r>
        <w:t xml:space="preserve">Llamamos al objeto de interés el </w:t>
      </w:r>
      <w:r>
        <w:rPr>
          <w:b/>
          <w:bCs/>
        </w:rPr>
        <w:t>export-biased lending channel</w:t>
      </w:r>
      <w:r>
        <w:t xml:space="preserve">: un bank lending channel cuya pass-through está, por construcción regulatoria, sesgada hacia exportadores y el sector transable. La pregunta empírica es a través de cuál de tres instancias se realiza ese sesgo: un </w:t>
      </w:r>
      <w:r>
        <w:rPr>
          <w:b/>
          <w:bCs/>
        </w:rPr>
        <w:t>canal de destino regulado</w:t>
      </w:r>
      <w:r>
        <w:t xml:space="preserve">, en el cual el fondeo USD se aplica efectivamente al crédito a exportadores como pretende la regulación; un </w:t>
      </w:r>
      <w:r>
        <w:rPr>
          <w:b/>
          <w:bCs/>
        </w:rPr>
        <w:t>canal de sustitución de balance</w:t>
      </w:r>
      <w:r>
        <w:t xml:space="preserve">, en el cual el fondeo libera capital y liquidez que el banco reasigna al crédito en pesos, derramándose a sectores no elegibles; o un </w:t>
      </w:r>
      <w:r>
        <w:rPr>
          <w:b/>
          <w:bCs/>
        </w:rPr>
        <w:t>canal de absorción financiera</w:t>
      </w:r>
      <w:r>
        <w:t>, en el cual el destino regulado absorbe poco y el fondeo se recicla a Tesoro USD, paper del BCRA o conversión spot. Cada instancia corresponde a una configuración distinta del canal estructural bajo el régimen macroprudencial, y produce outcomes reales con patrón espacial-sectorial distinguible.</w:t>
      </w:r>
    </w:p>
    <w:p w14:paraId="061C016F" w14:textId="77777777" w:rsidR="005E11B0" w:rsidRDefault="00000000">
      <w:pPr>
        <w:pStyle w:val="Heading1"/>
      </w:pPr>
      <w:r>
        <w:t>2. Marco conceptual: el problema del banco y los tres canales</w:t>
      </w:r>
    </w:p>
    <w:p w14:paraId="7B6FAB87" w14:textId="77777777" w:rsidR="005E11B0" w:rsidRDefault="00000000">
      <w:pPr>
        <w:spacing w:after="120" w:line="300" w:lineRule="auto"/>
        <w:jc w:val="both"/>
      </w:pPr>
      <w:r>
        <w:t xml:space="preserve">El fondeo USD incremental que recibe un banco — aquí, la acreditación CERA — entra al balance como un aumento del pasivo en ME. El banco reasigna activos resolviendo un problema de cartera sujeto a cuatro restricciones regulatorias simultáneas. La </w:t>
      </w:r>
      <w:r>
        <w:rPr>
          <w:b/>
          <w:bCs/>
        </w:rPr>
        <w:t>regulación de destino sobre depósitos en ME</w:t>
      </w:r>
      <w:r>
        <w:t xml:space="preserve"> (TO A-8202, Sec. 2.1) obliga a aplicar el fondeo USD a un menú cerrado, dominado por prefinanciación y financiación de exportaciones, productores transables </w:t>
      </w:r>
      <w:r>
        <w:lastRenderedPageBreak/>
        <w:t xml:space="preserve">con cotización internacional, Tesoro USD con tope de un tercio, Letras y Notas del BCRA en USD e interbancario en ME. La </w:t>
      </w:r>
      <w:r>
        <w:rPr>
          <w:b/>
          <w:bCs/>
        </w:rPr>
        <w:t>PGNME</w:t>
      </w:r>
      <w:r>
        <w:t xml:space="preserve"> (TO A-8360) acota la posición neta en ME al rango [−30%, +5%] de la RPC. El </w:t>
      </w:r>
      <w:r>
        <w:rPr>
          <w:b/>
          <w:bCs/>
        </w:rPr>
        <w:t>régimen de efectivo mínimo</w:t>
      </w:r>
      <w:r>
        <w:t xml:space="preserve"> (TO A-8397) impone encajes sobre los depósitos, con tasa 0% explícita sobre las cuentas CERA vinculadas a acreditación de financiación de exportaciones. La exigencia de </w:t>
      </w:r>
      <w:r>
        <w:rPr>
          <w:b/>
          <w:bCs/>
        </w:rPr>
        <w:t>capital regulatorio mínimo</w:t>
      </w:r>
      <w:r>
        <w:t xml:space="preserve"> cierra el problema. La pass-through del peso de fondeo USD adicional depende de cuál de estas restricciones es binding en el margen de la asignación del banco.</w:t>
      </w:r>
    </w:p>
    <w:p w14:paraId="061460B1" w14:textId="77777777" w:rsidR="005E11B0" w:rsidRDefault="00000000">
      <w:pPr>
        <w:spacing w:after="120" w:line="300" w:lineRule="auto"/>
        <w:jc w:val="both"/>
      </w:pPr>
      <w:r>
        <w:t>Tres regiones del espacio de parámetros dan lugar a tres canales distintos, cada uno con una firma observacional propia en el balance y en los efectos reales.</w:t>
      </w:r>
    </w:p>
    <w:p w14:paraId="56CE2983" w14:textId="77777777" w:rsidR="005E11B0" w:rsidRDefault="00000000">
      <w:pPr>
        <w:pStyle w:val="ListParagraph"/>
        <w:numPr>
          <w:ilvl w:val="0"/>
          <w:numId w:val="2"/>
        </w:numPr>
        <w:spacing w:after="80" w:line="290" w:lineRule="auto"/>
        <w:jc w:val="both"/>
      </w:pPr>
      <w:r>
        <w:rPr>
          <w:b/>
          <w:bCs/>
        </w:rPr>
        <w:t xml:space="preserve">Canal de destino regulado. </w:t>
      </w:r>
      <w:r>
        <w:t xml:space="preserve">La regulación de destino es binding y la demanda efectiva de crédito en los usos elegibles es activa. El fondeo USD incremental se aplica al crédito a exportadores — destino primario del menú — con </w:t>
      </w:r>
      <w:r>
        <w:rPr>
          <w:i/>
          <w:iCs/>
        </w:rPr>
        <w:t>retornos decrecientes en la exposición exportadora ex-ante</w:t>
      </w:r>
      <w:r>
        <w:t xml:space="preserve"> de la cartera. Los efectos reales se concentran en el sector transable; los spillovers a no-transables son acotados y operan por canales indirectos de balance. Es la transmisión que la regulación pretende producir.</w:t>
      </w:r>
    </w:p>
    <w:p w14:paraId="3E1B5DCF" w14:textId="77777777" w:rsidR="005E11B0" w:rsidRDefault="00000000">
      <w:pPr>
        <w:pStyle w:val="ListParagraph"/>
        <w:numPr>
          <w:ilvl w:val="0"/>
          <w:numId w:val="2"/>
        </w:numPr>
        <w:spacing w:after="80" w:line="290" w:lineRule="auto"/>
        <w:jc w:val="both"/>
      </w:pPr>
      <w:r>
        <w:rPr>
          <w:b/>
          <w:bCs/>
        </w:rPr>
        <w:t xml:space="preserve">Canal de sustitución de balance. </w:t>
      </w:r>
      <w:r>
        <w:t xml:space="preserve">La restricción que binde en el margen </w:t>
      </w:r>
      <w:r>
        <w:rPr>
          <w:i/>
          <w:iCs/>
        </w:rPr>
        <w:t>del negocio en pesos</w:t>
      </w:r>
      <w:r>
        <w:t xml:space="preserve"> es el capital regulatorio (o la liquidez mandada), no la regulación de destino. Como las cuentas CERA tienen encaje 0% y están excluidas de la PGNME, absorben muy poco capital y no consumen liquidez mandada: el fondeo </w:t>
      </w:r>
      <w:r>
        <w:rPr>
          <w:b/>
          <w:bCs/>
        </w:rPr>
        <w:t>libera balance</w:t>
      </w:r>
      <w:r>
        <w:t xml:space="preserve"> (capital, liquidez) que el banco reasigna al crédito en pesos. La segmentación por moneda es formal, pero la integración del balance genera sustitución cross-currency. Efectos reales en sectores no elegibles, comparables en intensidad a los del sector elegible.</w:t>
      </w:r>
    </w:p>
    <w:p w14:paraId="3AEA9229" w14:textId="77777777" w:rsidR="005E11B0" w:rsidRDefault="00000000">
      <w:pPr>
        <w:pStyle w:val="ListParagraph"/>
        <w:numPr>
          <w:ilvl w:val="0"/>
          <w:numId w:val="2"/>
        </w:numPr>
        <w:spacing w:after="80" w:line="290" w:lineRule="auto"/>
        <w:jc w:val="both"/>
      </w:pPr>
      <w:r>
        <w:rPr>
          <w:b/>
          <w:bCs/>
        </w:rPr>
        <w:t xml:space="preserve">Canal de absorción financiera. </w:t>
      </w:r>
      <w:r>
        <w:t>La regulación de destino es binding pero la demanda efectiva en los usos elegibles del sector real es baja. El banco completa el menú con otros activos admitidos por la regulación: Tesoro USD — con el kink natural en el tope de un tercio, que empuja el excedente a paper del BCRA en USD e interbancario en ME — o se mueve hacia el piso −30% de la PGNME vía conversión spot. La regulación funciona, pero el canal real queda angosto y los efectos reales sobre empleo y exportaciones se atenúan.</w:t>
      </w:r>
    </w:p>
    <w:p w14:paraId="53F5FF11" w14:textId="77777777" w:rsidR="005E11B0" w:rsidRDefault="00000000">
      <w:pPr>
        <w:spacing w:after="120" w:line="300" w:lineRule="auto"/>
        <w:jc w:val="both"/>
      </w:pPr>
      <w:r>
        <w:t xml:space="preserve">Del problema del banco caen dos clases de predicciones directamente testeables. Primero, </w:t>
      </w:r>
      <w:r>
        <w:rPr>
          <w:b/>
          <w:bCs/>
        </w:rPr>
        <w:t>no-linealidades</w:t>
      </w:r>
      <w:r>
        <w:t xml:space="preserve">: el tope de un tercio en aplicaciones a Tesoro USD produce un kink donde la transmisión cambia de destino (Tesoro → paper BCRA → interbancario), y el piso de −30% de la PGNME produce otro kink en la conversión spot. Segundo, </w:t>
      </w:r>
      <w:r>
        <w:rPr>
          <w:b/>
          <w:bCs/>
        </w:rPr>
        <w:t>heterogeneidad</w:t>
      </w:r>
      <w:r>
        <w:t>: bancos con más slack de capital regulatorio ex-ante responden más vía canal de sustitución de balance; bancos con más exposición exportadora ex-ante responden más vía canal de destino regulado (con retornos decrecientes); bancos más dependientes de fondeo mayorista responden más vía sustitución, porque la restricción binding al margen en el negocio en pesos es el fondeo. Un modelo parcial-equilibrio de cartera bancaria — en la línea de Jiménez, Ongena, Peydró &amp; Saurina (2017) con la dimensión cambiaria añadida, o Bianchi &amp; Bigio (2022) con el menú de aplicaciones regulatoriamente fijado — formaliza las tres configuraciones como regiones del espacio de parámetros y provee el esqueleto teórico del análisis empírico, disponible como apéndice de la tesis.</w:t>
      </w:r>
    </w:p>
    <w:p w14:paraId="1F4716A7" w14:textId="77777777" w:rsidR="005E11B0" w:rsidRDefault="00000000">
      <w:pPr>
        <w:spacing w:after="120" w:line="300" w:lineRule="auto"/>
        <w:jc w:val="both"/>
        <w:rPr>
          <w:ins w:id="0" w:author="Claude" w:date="2026-04-23T12:00:00Z"/>
        </w:rPr>
      </w:pPr>
      <w:ins w:id="1" w:author="Claude" w:date="2026-04-23T12:00:00Z">
        <w:r>
          <w:t xml:space="preserve">Las tres configuraciones son regiones del espacio de parámetros, no compartimentos mutuamente excluyentes dentro de un banco: en la práctica, un banco típico opera </w:t>
        </w:r>
        <w:r>
          <w:lastRenderedPageBreak/>
          <w:t xml:space="preserve">simultáneamente en los tres márgenes, colocando parte del fondeo a exportadores, parte a Tesoro USD hasta el tope, y liberando balance para pesos. Los coeficientes estimados recuperan entonces </w:t>
        </w:r>
        <w:r>
          <w:rPr>
            <w:i/>
            <w:iCs/>
          </w:rPr>
          <w:t>shares marginales</w:t>
        </w:r>
        <w:r>
          <w:t xml:space="preserve"> — la composición de la asignación del peso adicional de fondeo — y no shares totales del stock; no hay garantía de que sumen al 100% del shock porque existen márgenes no modelados (LEDIVs, efectivo en caja en dólares, operaciones con ONs en ME). Adicionalmente, la “sustitución de balance” opera más plausiblemente vía </w:t>
        </w:r>
        <w:r>
          <w:rPr>
            <w:i/>
            <w:iCs/>
          </w:rPr>
          <w:t>costo marginal de fondeo</w:t>
        </w:r>
        <w:r>
          <w:t xml:space="preserve"> que por liberación de una restricción binding: dado que las CERA ya tienen encaje 0% y están excluidas de la PGNME, no aflojan capital ni liquidez regulatoria ex-ante; lo que producen es un pasivo estable y barato que reduce el costo marginal de fondeo del banco y habilita expansión del activo, incluso en pesos.</w:t>
        </w:r>
      </w:ins>
    </w:p>
    <w:p w14:paraId="053CD897" w14:textId="77777777" w:rsidR="005E11B0" w:rsidRDefault="00000000">
      <w:pPr>
        <w:pStyle w:val="Heading1"/>
      </w:pPr>
      <w:r>
        <w:t>3. Identificación: el blanqueo de 2024 como variación cuasi-experimental</w:t>
      </w:r>
    </w:p>
    <w:p w14:paraId="0A4DDD1E" w14:textId="77777777" w:rsidR="005E11B0" w:rsidRDefault="00000000">
      <w:pPr>
        <w:spacing w:after="120" w:line="300" w:lineRule="auto"/>
        <w:jc w:val="both"/>
      </w:pPr>
      <w:r>
        <w:t>Recuperar los parámetros del canal exige variación cuasi-exógena en el fondeo USD que llega a cada banco, con exposición cross-bancaria heterogénea dada por composición predeterminada de clientela. El blanqueo de capitales de 2024 (Ley 27.743) provee exactamente esa variación. Los fondos regularizados se acreditaron en Cuentas Especiales de Regularización de Activos (</w:t>
      </w:r>
      <w:r>
        <w:rPr>
          <w:b/>
          <w:bCs/>
        </w:rPr>
        <w:t>CERA</w:t>
      </w:r>
      <w:r>
        <w:t>), con un salto inédito en magnitud distribuido heterogéneamente entre bancos según composición predeterminada de clientela. La magnitud del shock por entidad es observable directamente: las cuentas 311793, 312183, 315794 y 316147 del plan de cuentas del BCRA identifican sin proxy los saldos de regularización (Ley 27.743).</w:t>
      </w:r>
    </w:p>
    <w:p w14:paraId="68288D94" w14:textId="77777777" w:rsidR="005E11B0" w:rsidRDefault="00000000">
      <w:pPr>
        <w:spacing w:after="120" w:line="300" w:lineRule="auto"/>
        <w:jc w:val="both"/>
      </w:pPr>
      <w:r>
        <w:t xml:space="preserve">La validez del experimento depende de que el shock sea </w:t>
      </w:r>
      <w:r>
        <w:rPr>
          <w:i/>
          <w:iCs/>
        </w:rPr>
        <w:t>puro de fondeo</w:t>
      </w:r>
      <w:r>
        <w:t xml:space="preserve"> — es decir, que los fondos acreditados no lleguen al banco con un mandato simultáneo de conversión o de inversión en instrumentos específicos que contamine la respuesta del balance. Revisado el régimen:</w:t>
      </w:r>
    </w:p>
    <w:p w14:paraId="76CC641E" w14:textId="77777777" w:rsidR="005E11B0" w:rsidRDefault="00000000">
      <w:pPr>
        <w:pStyle w:val="ListParagraph"/>
        <w:numPr>
          <w:ilvl w:val="0"/>
          <w:numId w:val="2"/>
        </w:numPr>
        <w:spacing w:after="80" w:line="290" w:lineRule="auto"/>
        <w:jc w:val="both"/>
      </w:pPr>
      <w:r>
        <w:t xml:space="preserve">Los fondos se acreditan en USD en la CERA y pueden permanecer en USD hasta el vencimiento del régimen. </w:t>
      </w:r>
      <w:r>
        <w:rPr>
          <w:b/>
          <w:bCs/>
        </w:rPr>
        <w:t>No hay conversión forzosa a pesos.</w:t>
      </w:r>
    </w:p>
    <w:p w14:paraId="1A29CEAF" w14:textId="77777777" w:rsidR="005E11B0" w:rsidRDefault="00000000">
      <w:pPr>
        <w:pStyle w:val="ListParagraph"/>
        <w:numPr>
          <w:ilvl w:val="0"/>
          <w:numId w:val="2"/>
        </w:numPr>
        <w:spacing w:after="80" w:line="290" w:lineRule="auto"/>
        <w:jc w:val="both"/>
      </w:pPr>
      <w:r>
        <w:t xml:space="preserve">La suscripción de instrumentos específicos (Bopreal, FCIs productivos, ON) es una </w:t>
      </w:r>
      <w:r>
        <w:rPr>
          <w:b/>
          <w:bCs/>
        </w:rPr>
        <w:t>salida opcional</w:t>
      </w:r>
      <w:r>
        <w:t xml:space="preserve"> para retirar sin pagar el impuesto de regularización; la permanencia hasta diciembre de 2025 también exime. </w:t>
      </w:r>
      <w:r>
        <w:rPr>
          <w:b/>
          <w:bCs/>
        </w:rPr>
        <w:t>No hay compra forzosa de bonos.</w:t>
      </w:r>
    </w:p>
    <w:p w14:paraId="50EAC5BF" w14:textId="77777777" w:rsidR="005E11B0" w:rsidRDefault="00000000">
      <w:pPr>
        <w:pStyle w:val="ListParagraph"/>
        <w:numPr>
          <w:ilvl w:val="0"/>
          <w:numId w:val="2"/>
        </w:numPr>
        <w:spacing w:after="80" w:line="290" w:lineRule="auto"/>
        <w:jc w:val="both"/>
      </w:pPr>
      <w:r>
        <w:t xml:space="preserve">El tratamiento prudencial sobre las cuentas CERA es explícitamente laxo: </w:t>
      </w:r>
      <w:r>
        <w:rPr>
          <w:b/>
          <w:bCs/>
        </w:rPr>
        <w:t>encaje 0%</w:t>
      </w:r>
      <w:r>
        <w:t xml:space="preserve"> en las cuentas vinculadas a acreditación de financiación de exportaciones (EfMín 1.3.15.2) y </w:t>
      </w:r>
      <w:r>
        <w:rPr>
          <w:b/>
          <w:bCs/>
        </w:rPr>
        <w:t>exclusión de la PGNME</w:t>
      </w:r>
      <w:r>
        <w:t xml:space="preserve"> (TO 1.2.4) — removiendo las restricciones prudenciales binding sobre el banco que recibe el fondeo.</w:t>
      </w:r>
    </w:p>
    <w:p w14:paraId="59B116BD" w14:textId="77777777" w:rsidR="005E11B0" w:rsidRDefault="00000000">
      <w:pPr>
        <w:spacing w:after="120" w:line="300" w:lineRule="auto"/>
        <w:jc w:val="both"/>
      </w:pPr>
      <w:r>
        <w:t>El shock fue anticipado parcialmente y en magnitud limitada: el grueso del salto se concentra entre agosto y octubre de 2024. La reversión posterior, desde fines de 2024, es un segundo momento informativo: sus destinos regulatoriamente admisibles — suscripción de Bopreal (tenencia de Tesoro en USD), conversión spot, retiro con pago del impuesto, o aplicación a financiación productiva — son observables en el balance del banco y permiten descomponer el reflujo.</w:t>
      </w:r>
    </w:p>
    <w:p w14:paraId="79C22F24" w14:textId="77777777" w:rsidR="005E11B0" w:rsidRDefault="00000000">
      <w:pPr>
        <w:spacing w:after="120" w:line="300" w:lineRule="auto"/>
        <w:jc w:val="both"/>
        <w:rPr>
          <w:ins w:id="2" w:author="Claude" w:date="2026-04-23T12:00:00Z"/>
        </w:rPr>
      </w:pPr>
      <w:ins w:id="3" w:author="Claude" w:date="2026-04-23T12:00:00Z">
        <w:r>
          <w:rPr>
            <w:b/>
            <w:bCs/>
          </w:rPr>
          <w:t xml:space="preserve">Compromiso identificatorio y no-aleatoriedad de la exposición. </w:t>
        </w:r>
        <w:r>
          <w:t xml:space="preserve">El shock es exógeno en su origen y en su </w:t>
        </w:r>
        <w:r>
          <w:rPr>
            <w:i/>
            <w:iCs/>
          </w:rPr>
          <w:t>timing</w:t>
        </w:r>
        <w:r>
          <w:t xml:space="preserve"> — el blanqueo es una decisión fiscal de escala macro — pero la </w:t>
        </w:r>
        <w:r>
          <w:rPr>
            <w:i/>
            <w:iCs/>
          </w:rPr>
          <w:t>distribución cross-bancaria</w:t>
        </w:r>
        <w:r>
          <w:t xml:space="preserve"> no lo es: los depositantes eligieron banco según relaciones preexistentes, correlacionadas con sofisticación de clientela, exposición a patrimonios altos y capacidad operativa en ME. La magnitud del shock por banco es entonces </w:t>
        </w:r>
        <w:r>
          <w:rPr>
            <w:i/>
            <w:iCs/>
          </w:rPr>
          <w:t>condicional</w:t>
        </w:r>
        <w:r>
          <w:t xml:space="preserve"> a que el banco tenga </w:t>
        </w:r>
        <w:r>
          <w:lastRenderedPageBreak/>
          <w:t xml:space="preserve">clientela apta, lo que correlaciona con la infraestructura ex-ante para operar el canal de destino regulado (exposición exportadora, operatoria en ME). El supuesto identificatorio explícito es entonces de </w:t>
        </w:r>
        <w:r>
          <w:rPr>
            <w:i/>
            <w:iCs/>
          </w:rPr>
          <w:t>selection on observables</w:t>
        </w:r>
        <w:r>
          <w:t>: condicional a tamaño, capital, exposición ME histórica, composición de fondeo y exposición exportadora ex-ante, la variación residual en el shock CERA por banco es idiosincrática respecto a la demanda contemporánea de crédito. Los tests de validación (Sección 4) examinan este supuesto directamente: correlación de γ̂_b con características predeterminadas, balance de observables, especificación alternativa con saldos CERA observados como dosis directa, y placebos temporales sobre ventanas pre-shock.</w:t>
        </w:r>
      </w:ins>
    </w:p>
    <w:p w14:paraId="29977A28" w14:textId="77777777" w:rsidR="005E11B0" w:rsidRDefault="00000000">
      <w:pPr>
        <w:spacing w:after="120" w:line="300" w:lineRule="auto"/>
        <w:jc w:val="both"/>
        <w:rPr>
          <w:ins w:id="4" w:author="Claude" w:date="2026-04-23T12:00:00Z"/>
        </w:rPr>
      </w:pPr>
      <w:ins w:id="5" w:author="Claude" w:date="2026-04-23T12:00:00Z">
        <w:r>
          <w:rPr>
            <w:b/>
            <w:bCs/>
          </w:rPr>
          <w:t xml:space="preserve">Sobre el reflujo. </w:t>
        </w:r>
        <w:r>
          <w:t>La reversión post-2025 no debe interpretarse como un shock de oferta negativo simétrico al de entrada: está contaminada por la estructura fiscal del régimen (vencimiento del incentivo de permanencia, tramos diferenciales del impuesto de regularización), lo que la convierte en un shock de portafolio del depositante, no del banco. El tratamiento empírico la modela como evento separado con dosis propia, y los resultados de ambas fases se reportan como objetos distintos, no como verificación mutua.</w:t>
        </w:r>
      </w:ins>
    </w:p>
    <w:p w14:paraId="33361099" w14:textId="77777777" w:rsidR="005E11B0" w:rsidRDefault="00000000">
      <w:pPr>
        <w:pStyle w:val="Heading1"/>
      </w:pPr>
      <w:r>
        <w:t>4. Estrategia empírica</w:t>
      </w:r>
    </w:p>
    <w:p w14:paraId="3C277CAC" w14:textId="77777777" w:rsidR="005E11B0" w:rsidRDefault="00000000">
      <w:pPr>
        <w:spacing w:after="120" w:line="300" w:lineRule="auto"/>
        <w:jc w:val="both"/>
      </w:pPr>
      <w:r>
        <w:t>Construcción de la dosis en dos pasos, siguiendo Greenstone, Mas &amp; Nguyen (2020) y Gutierrez, Jaume &amp; Tobal (2023).</w:t>
      </w:r>
    </w:p>
    <w:p w14:paraId="51E6AA13" w14:textId="77777777" w:rsidR="005E11B0" w:rsidRDefault="00000000">
      <w:pPr>
        <w:spacing w:after="120" w:line="300" w:lineRule="auto"/>
        <w:jc w:val="both"/>
      </w:pPr>
      <w:r>
        <w:rPr>
          <w:b/>
          <w:bCs/>
        </w:rPr>
        <w:t xml:space="preserve">Paso 1 — γ̂_b de oferta. </w:t>
      </w:r>
      <w:r>
        <w:t xml:space="preserve">Descomposición demanda/oferta en el cross-section banco × provincia de la variación del crédito pre-post blanqueo, con efectos fijos de provincia y banco; γ̂_b recoge el componente idiosincrático de oferta del fondeo USD a cada banco. </w:t>
      </w:r>
      <w:r>
        <w:rPr>
          <w:b/>
          <w:bCs/>
        </w:rPr>
        <w:t xml:space="preserve">Paso 2 — Bartik provincial: </w:t>
      </w:r>
      <w:r>
        <w:t>Z_p = Σ_b s_{b,p,2023} · γ̂_b, con shares predeterminados a diciembre de 2023.</w:t>
      </w:r>
      <w:del w:id="6" w:author="Claude" w:date="2026-04-23T12:00:00Z">
        <w:r>
          <w:delText xml:space="preserve"> Inferencia robusta a correlación por shares similares (Adão, Kolesár &amp; Morales, 2019).</w:delText>
        </w:r>
      </w:del>
    </w:p>
    <w:p w14:paraId="191781B5" w14:textId="77777777" w:rsidR="005E11B0" w:rsidRDefault="00000000">
      <w:pPr>
        <w:spacing w:after="120" w:line="300" w:lineRule="auto"/>
        <w:jc w:val="both"/>
        <w:rPr>
          <w:ins w:id="7" w:author="Claude" w:date="2026-04-23T12:00:00Z"/>
        </w:rPr>
      </w:pPr>
      <w:ins w:id="8" w:author="Claude" w:date="2026-04-23T12:00:00Z">
        <w:r>
          <w:rPr>
            <w:b/>
            <w:bCs/>
          </w:rPr>
          <w:t xml:space="preserve">Especificación del Paso 1. </w:t>
        </w:r>
        <w:r>
          <w:t>Formalmente, siguiendo Greenstone, Mas &amp; Nguyen (2020), se estima Δlog(crédito)_{bp} = α_p + γ_b + ε_{bp} sobre el cross-section banco × provincia de la variación pre-post blanqueo, donde α_p absorbe la demanda provincial y γ̂_b es el efecto fijo de banco, interpretado como componente idiosincrático de oferta. El supuesto es que, dentro de cada provincia, la composición de la clientela de cada banco no está correlacionada con el shock de oferta específico del banco. Dada la especialización sectorial marcada de los bancos argentinos, este supuesto se examina explícitamente: (i) tests de balance de composición sectorial de cartera por banco dentro de provincia, con características predeterminadas a dic-2023; (ii) versión saturada con efectos fijos provincia × sector cuando la granularidad de Financiaciones por Actividad Económica lo permita; (iii) especificación de robustez que usa directamente los saldos CERA observados en las cuentas 311793/312183/315794/316147 como dosis, con primera etapa explícita CERA_b → crédito, transparente y sujeta a los mismos controles. Las tres especificaciones se reportan en paralelo, y la divergencia entre γ̂_b y la dosis directa es diagnóstica sobre la magnitud del sesgo de selección.</w:t>
        </w:r>
      </w:ins>
    </w:p>
    <w:p w14:paraId="35D7B853" w14:textId="77777777" w:rsidR="005E11B0" w:rsidRDefault="00000000">
      <w:pPr>
        <w:spacing w:after="120" w:line="300" w:lineRule="auto"/>
        <w:jc w:val="both"/>
        <w:rPr>
          <w:ins w:id="9" w:author="Claude" w:date="2026-04-23T12:00:00Z"/>
        </w:rPr>
      </w:pPr>
      <w:ins w:id="10" w:author="Claude" w:date="2026-04-23T12:00:00Z">
        <w:r>
          <w:rPr>
            <w:b/>
            <w:bCs/>
          </w:rPr>
          <w:t xml:space="preserve">Inferencia en el Paso 2. </w:t>
        </w:r>
        <w:r>
          <w:t xml:space="preserve">La referencia de inferencia estándar en shift-share — Adão, Kolesár &amp; Morales (2019) — asume </w:t>
        </w:r>
        <w:r>
          <w:rPr>
            <w:i/>
            <w:iCs/>
          </w:rPr>
          <w:t>shifters exógenos fijos</w:t>
        </w:r>
        <w:r>
          <w:t xml:space="preserve"> y no se aplica directamente acá: los γ̂_b son </w:t>
        </w:r>
        <w:r>
          <w:rPr>
            <w:i/>
            <w:iCs/>
          </w:rPr>
          <w:t>estimados</w:t>
        </w:r>
        <w:r>
          <w:t xml:space="preserve"> en el Paso 1 y su error muestral contamina el Paso 2, subestimando la varianza si se ignora. La referencia apropiada es </w:t>
        </w:r>
        <w:r>
          <w:rPr>
            <w:b/>
            <w:bCs/>
          </w:rPr>
          <w:t xml:space="preserve">Borusyak, Hull &amp; Jaravel (2022, </w:t>
        </w:r>
        <w:r>
          <w:rPr>
            <w:b/>
            <w:bCs/>
            <w:i/>
            <w:iCs/>
          </w:rPr>
          <w:t>Review of Economic Studies</w:t>
        </w:r>
        <w:r>
          <w:rPr>
            <w:b/>
            <w:bCs/>
          </w:rPr>
          <w:t>)</w:t>
        </w:r>
        <w:r>
          <w:t xml:space="preserve">, que deriva la teoría de inferencia shift-share bajo la visión equivalente del diseño como regresión a nivel shifter (en este caso, a nivel banco) y provee correcciones explícitas para shifters estimados, incluyendo un ajuste por error de primera etapa y una condición de </w:t>
        </w:r>
        <w:r>
          <w:lastRenderedPageBreak/>
          <w:t xml:space="preserve">exogeneidad de los shifters más transparente que la formulación AKM. BHJ es entonces la referencia </w:t>
        </w:r>
        <w:r>
          <w:rPr>
            <w:i/>
            <w:iCs/>
          </w:rPr>
          <w:t>central</w:t>
        </w:r>
        <w:r>
          <w:t xml:space="preserve"> de inferencia en este diseño, con AKM como complemento en la especificación que toma γ̂_b como dado. Operativamente: (a) implementación de la regresión equivalente a nivel banco en el sentido BHJ; (b) bootstrap por pares banco-provincia que respeta la estructura del error de dos pasos y propaga la incertidumbre del Paso 1 al Paso 2; (c) en el nivel bancario, clustering a nivel banco con wild cluster bootstrap por el N bajo (~60-70 entidades, donde la inferencia asintótica estándar no cubre correctamente).</w:t>
        </w:r>
      </w:ins>
    </w:p>
    <w:p w14:paraId="2FC70B24" w14:textId="77777777" w:rsidR="005E11B0" w:rsidRDefault="00000000">
      <w:pPr>
        <w:pStyle w:val="Heading2"/>
      </w:pPr>
      <w:r>
        <w:t>Nivel bancario — recuperando la configuración del canal</w:t>
      </w:r>
    </w:p>
    <w:p w14:paraId="02032665" w14:textId="77777777" w:rsidR="005E11B0" w:rsidRDefault="00000000">
      <w:pPr>
        <w:spacing w:after="120" w:line="300" w:lineRule="auto"/>
        <w:jc w:val="both"/>
      </w:pPr>
      <w:r>
        <w:t xml:space="preserve">Event study mensual con γ̂_b como dosis, ventana [-12, +12] meses alrededor de agosto 2024, efectos fijos de banco y mes, errores clusterizados a nivel banco. </w:t>
      </w:r>
      <w:r>
        <w:rPr>
          <w:b/>
          <w:bCs/>
        </w:rPr>
        <w:t>Los outcomes están elegidos para discriminar entre los tres canales</w:t>
      </w:r>
      <w:r>
        <w:t>: crédito USD a exportadores (canal de destino regulado), crédito en pesos al sector privado no financiero (canal de sustitución de balance), tenencias de Tesoro USD y paper del BCRA en USD (canal de absorción financiera), depósitos CERA por banco (primera etapa), posición spot y encajes (canales de ajuste).</w:t>
      </w:r>
    </w:p>
    <w:p w14:paraId="4DE49AA7" w14:textId="77777777" w:rsidR="005E11B0" w:rsidRDefault="00000000">
      <w:pPr>
        <w:spacing w:after="120" w:line="300" w:lineRule="auto"/>
        <w:jc w:val="both"/>
      </w:pPr>
      <w:r>
        <w:t xml:space="preserve">Heterogeneidad informativa sobre el mecanismo: por </w:t>
      </w:r>
      <w:r>
        <w:rPr>
          <w:i/>
          <w:iCs/>
        </w:rPr>
        <w:t>slack de capital regulatorio ex-ante</w:t>
      </w:r>
      <w:r>
        <w:t xml:space="preserve"> (RPC/mínimo a dic-2023), que discrimina entre sustitución vía liquidez y vía capital; por </w:t>
      </w:r>
      <w:r>
        <w:rPr>
          <w:i/>
          <w:iCs/>
        </w:rPr>
        <w:t>exposición exportadora ex-ante de la cartera</w:t>
      </w:r>
      <w:r>
        <w:t xml:space="preserve">, que testea los retornos decrecientes predichos en el canal de destino regulado; y por </w:t>
      </w:r>
      <w:r>
        <w:rPr>
          <w:i/>
          <w:iCs/>
        </w:rPr>
        <w:t>estructura de fondeo mayorista</w:t>
      </w:r>
      <w:r>
        <w:t>, que identifica fricciones de sustitución entre negocios.</w:t>
      </w:r>
    </w:p>
    <w:p w14:paraId="560DC7B8" w14:textId="77777777" w:rsidR="005E11B0" w:rsidRDefault="00000000">
      <w:pPr>
        <w:pStyle w:val="Heading2"/>
      </w:pPr>
      <w:r>
        <w:t>Nivel real — spillovers al empleo y a las exportaciones</w:t>
      </w:r>
    </w:p>
    <w:p w14:paraId="69B3C086" w14:textId="77777777" w:rsidR="005E11B0" w:rsidRDefault="00000000">
      <w:pPr>
        <w:spacing w:after="120" w:line="300" w:lineRule="auto"/>
        <w:jc w:val="both"/>
      </w:pPr>
      <w:r>
        <w:t>Diferencias-en-diferencias con intensidad Bartik Z_p a nivel sector × provincia × tiempo, interactuada con dummy de sector transable-exportador e indicador post-agosto 2024; efectos fijos sector-provincia y sector-tiempo. Outcomes reales: exportaciones por origen provincial (INDEC), empleo registrado y masa salarial sector × provincia (SIPA).</w:t>
      </w:r>
    </w:p>
    <w:p w14:paraId="2FEDB6FD" w14:textId="77777777" w:rsidR="005E11B0" w:rsidRDefault="00000000">
      <w:pPr>
        <w:spacing w:after="120" w:line="300" w:lineRule="auto"/>
        <w:jc w:val="both"/>
        <w:rPr>
          <w:ins w:id="11" w:author="Claude" w:date="2026-04-23T12:00:00Z"/>
        </w:rPr>
      </w:pPr>
      <w:ins w:id="12" w:author="Claude" w:date="2026-04-23T12:00:00Z">
        <w:r>
          <w:rPr>
            <w:b/>
            <w:bCs/>
          </w:rPr>
          <w:t xml:space="preserve">Ventana temporal asimétrica entre bancos y outcomes reales. </w:t>
        </w:r>
        <w:r>
          <w:t xml:space="preserve">La ventana [-12, +12] meses alrededor de agosto 2024 es adecuada para outcomes de balance bancario, que se ajustan a frecuencia mensual, pero es corta para outcomes reales: el pass-through a exportaciones vía prefinanciación opera a escala del ciclo productivo (la soja sembrada con financiamiento de fin de 2024 se cosecha y exporta en la campaña 2025/26), y el empleo registrado responde con lag adicional. La ventana para outcomes reales se extiende a </w:t>
        </w:r>
        <w:r>
          <w:rPr>
            <w:i/>
            <w:iCs/>
          </w:rPr>
          <w:t>[-12, +24]</w:t>
        </w:r>
        <w:r>
          <w:t xml:space="preserve"> como base y a [-12, +30] si los datos disponibles al momento del análisis lo permiten. Para desagregar el efecto de la entrada del efecto del reflujo — que como se explicó no es simétrico — se modelan entrada (agosto 2024) y reversión (fines 2024 y 2025) como </w:t>
        </w:r>
        <w:r>
          <w:rPr>
            <w:i/>
            <w:iCs/>
          </w:rPr>
          <w:t>dos eventos con dosis separadas</w:t>
        </w:r>
        <w:r>
          <w:t>, estimados conjuntamente en la misma especificación, con los coeficientes reportados como objetos distintos. Outcomes reales adicionales con mayor reactividad: valor FOB de exportaciones por origen provincial a frecuencia mensual (INDEC), que permite capturar respuestas más tempranas que las de empleo SIPA.</w:t>
        </w:r>
      </w:ins>
    </w:p>
    <w:p w14:paraId="4D91C760" w14:textId="77777777" w:rsidR="005E11B0" w:rsidRDefault="00000000">
      <w:pPr>
        <w:spacing w:after="120" w:line="300" w:lineRule="auto"/>
        <w:jc w:val="both"/>
      </w:pPr>
      <w:r>
        <w:t xml:space="preserve">La especificación se diseña explícitamente para identificar spillovers reales a sectores </w:t>
      </w:r>
      <w:r>
        <w:rPr>
          <w:i/>
          <w:iCs/>
        </w:rPr>
        <w:t>no</w:t>
      </w:r>
      <w:r>
        <w:t xml:space="preserve"> elegibles por la regulación de destino. El test clave es si Z_p tiene efecto positivo sobre empleo y salarios fuera del menú regulatorio de aplicaciones USD. Un coeficiente nulo es evidencia de canal de destino regulado puro; un coeficiente positivo y comparable al del sector elegible es </w:t>
      </w:r>
      <w:r>
        <w:lastRenderedPageBreak/>
        <w:t>evidencia de canal de sustitución de balance con spillovers reales. La magnitud relativa de ambos coeficientes cuantifica directamente la porosidad empírica del régimen.</w:t>
      </w:r>
    </w:p>
    <w:p w14:paraId="6C9A81F1" w14:textId="77777777" w:rsidR="005E11B0" w:rsidRDefault="00000000">
      <w:pPr>
        <w:spacing w:after="120" w:line="300" w:lineRule="auto"/>
        <w:jc w:val="both"/>
        <w:rPr>
          <w:del w:id="13" w:author="Claude" w:date="2026-04-23T12:00:00Z"/>
        </w:rPr>
      </w:pPr>
      <w:del w:id="14" w:author="Claude" w:date="2026-04-23T12:00:00Z">
        <w:r>
          <w:delText>Si la granularidad de la Central de Deudores del BCRA lo permite (CUIT × banco × mes), se agrega una capa firma-banco a la Khwaja-Mian / Paravisini et al. con efectos fijos de firma para aislar el componente de oferta a nivel crédito individual — contribución adicional sobre la transmisión firma-nivel bajo régimen macroprudencial.</w:delText>
        </w:r>
      </w:del>
    </w:p>
    <w:p w14:paraId="7E77F31B" w14:textId="77777777" w:rsidR="005E11B0" w:rsidRDefault="00000000">
      <w:pPr>
        <w:pStyle w:val="Heading2"/>
      </w:pPr>
      <w:r>
        <w:t>Tests de validación</w:t>
      </w:r>
    </w:p>
    <w:p w14:paraId="5AB65D0D" w14:textId="77777777" w:rsidR="005E11B0" w:rsidRDefault="00000000">
      <w:pPr>
        <w:pStyle w:val="ListParagraph"/>
        <w:numPr>
          <w:ilvl w:val="0"/>
          <w:numId w:val="2"/>
        </w:numPr>
        <w:spacing w:after="80" w:line="290" w:lineRule="auto"/>
        <w:jc w:val="both"/>
      </w:pPr>
      <w:r>
        <w:t>Pre-trends en el event study bancario; placebo sobre los meses ene-jul 2024 para capturar anticipación parcial del blanqueo.</w:t>
      </w:r>
    </w:p>
    <w:p w14:paraId="211C9A82" w14:textId="77777777" w:rsidR="005E11B0" w:rsidRDefault="00000000">
      <w:pPr>
        <w:pStyle w:val="ListParagraph"/>
        <w:numPr>
          <w:ilvl w:val="0"/>
          <w:numId w:val="2"/>
        </w:numPr>
        <w:spacing w:after="80" w:line="290" w:lineRule="auto"/>
        <w:jc w:val="both"/>
      </w:pPr>
      <w:r>
        <w:t>Correlación de γ̂_b con características bancarias predeterminadas (NPL, capital, fondeo, exposición ME); balance de observables predeterminados entre provincias de alto y bajo shock.</w:t>
      </w:r>
    </w:p>
    <w:p w14:paraId="61603E72" w14:textId="77777777" w:rsidR="005E11B0" w:rsidRDefault="00000000">
      <w:pPr>
        <w:pStyle w:val="ListParagraph"/>
        <w:numPr>
          <w:ilvl w:val="0"/>
          <w:numId w:val="2"/>
        </w:numPr>
        <w:spacing w:after="80" w:line="290" w:lineRule="auto"/>
        <w:jc w:val="both"/>
      </w:pPr>
      <w:r>
        <w:t>No-linealidad por bins de shock motivada por los kinks regulatorios: tope de un tercio en aplicaciones a Tesoro USD, piso −30% de la PGNME en posición de contado.</w:t>
      </w:r>
    </w:p>
    <w:p w14:paraId="444897B8" w14:textId="77777777" w:rsidR="005E11B0" w:rsidRDefault="00000000">
      <w:pPr>
        <w:pStyle w:val="ListParagraph"/>
        <w:numPr>
          <w:ilvl w:val="0"/>
          <w:numId w:val="2"/>
        </w:numPr>
        <w:spacing w:after="80" w:line="290" w:lineRule="auto"/>
        <w:jc w:val="both"/>
      </w:pPr>
      <w:r>
        <w:t>Placebo sobre sectores explícitamente fuera del menú de destinos del TO A-8202 como control negativo del canal de destino regulado</w:t>
      </w:r>
      <w:ins w:id="15" w:author="Claude" w:date="2026-04-23T12:00:00Z">
        <w:r>
          <w:t>; con el caveat de que el complemento del menú en Argentina son servicios no transables y construcción residencial — sectores con dinámica propia distinta —, por lo que el placebo no es puro y su interpretación requiere ajustar por ese diferencial o restringir el control a sectores transables no elegibles</w:t>
        </w:r>
      </w:ins>
      <w:r>
        <w:t>.</w:t>
      </w:r>
    </w:p>
    <w:p w14:paraId="2FF154CC" w14:textId="77777777" w:rsidR="005E11B0" w:rsidRDefault="00000000">
      <w:pPr>
        <w:pStyle w:val="ListParagraph"/>
        <w:numPr>
          <w:ilvl w:val="0"/>
          <w:numId w:val="2"/>
        </w:numPr>
        <w:spacing w:after="80" w:line="290" w:lineRule="auto"/>
        <w:jc w:val="both"/>
      </w:pPr>
      <w:del w:id="16" w:author="Claude" w:date="2026-04-23T12:00:00Z">
        <w:r>
          <w:delText>Comparación descriptiva con el blanqueo 2016-17, que operó bajo un régimen regulatorio distinto, como contraste cualitativo del rol de la arquitectura macroprudencial.</w:delText>
        </w:r>
      </w:del>
      <w:ins w:id="17" w:author="Claude" w:date="2026-04-23T12:00:00Z">
        <w:r>
          <w:t>Estimación paralela del mismo diseño de dos pasos sobre el blanqueo 2016-17 (Ley 27.260, Comunicaciones BCRA A-6022/6041), que operó bajo un TO de Política de Crédito distinto y con regímenes diferentes de PGNME y efectivo mínimo. La comparación de los γ̂_b y de los coeficientes de pass-through entre ambos regímenes es evidencia causal sobre el rol específico de la arquitectura macroprudencial en modular el canal — no mero contraste cualitativo sino un test formal de la hipótesis central del proyecto, apoyado en la disponibilidad de balhist consistente desde 1994 y el crosswalk de fusiones vía Info_Hist.</w:t>
        </w:r>
      </w:ins>
    </w:p>
    <w:p w14:paraId="584EDF9D" w14:textId="77777777" w:rsidR="005E11B0" w:rsidRDefault="00000000">
      <w:pPr>
        <w:pStyle w:val="Heading1"/>
      </w:pPr>
      <w:r>
        <w:t>5. Datos</w:t>
      </w:r>
    </w:p>
    <w:p w14:paraId="64E56B24" w14:textId="77777777" w:rsidR="005E11B0" w:rsidRDefault="00000000">
      <w:pPr>
        <w:spacing w:after="120" w:line="300" w:lineRule="auto"/>
        <w:jc w:val="both"/>
      </w:pPr>
      <w:r>
        <w:rPr>
          <w:b/>
          <w:bCs/>
        </w:rPr>
        <w:t xml:space="preserve">Ya disponibles en BCRA: </w:t>
      </w:r>
      <w:r>
        <w:t>balance mensual por entidad con plan de cuentas completo desde 1994 (balhist), con identificación directa de las cuentas CERA (311793, 312183, 315794, 316147), crédito a exportadores (135199, 135499, 135799 y documentos a sola firma / comprados en ME), tenencias de Tesoro y BCRA en USD (125xxx), encajes (111015/115015) y depósitos por sector, tipo y moneda; indicadores CAMELS (indicad) y estado de situación de deudores (esd) para controles y NPL; Info_Hist para crosswalk de fusiones.</w:t>
      </w:r>
    </w:p>
    <w:p w14:paraId="504C2D80" w14:textId="77777777" w:rsidR="005E11B0" w:rsidRDefault="00000000">
      <w:pPr>
        <w:spacing w:after="120" w:line="300" w:lineRule="auto"/>
        <w:jc w:val="both"/>
      </w:pPr>
      <w:r>
        <w:rPr>
          <w:b/>
          <w:bCs/>
        </w:rPr>
        <w:t xml:space="preserve">A bajar del BCRA para completar la especificación: </w:t>
      </w:r>
      <w:r>
        <w:t>IEF con corte a dic-2023 (shares Bartik); Financiaciones por actividad económica (especificación sector × provincia × moneda); regímenes informativos de PGNME, Capitales Mínimos y Efectivo Mínimo (PGNME oficial, RPC y defecto/exceso de aplicación ME)</w:t>
      </w:r>
      <w:del w:id="18" w:author="Claude" w:date="2026-04-23T12:00:00Z">
        <w:r>
          <w:delText>; Central de Deudores agregada por firma-banco si accesible</w:delText>
        </w:r>
      </w:del>
      <w:r>
        <w:t>.</w:t>
      </w:r>
    </w:p>
    <w:p w14:paraId="157A7725" w14:textId="77777777" w:rsidR="005E11B0" w:rsidRDefault="00000000">
      <w:pPr>
        <w:spacing w:after="120" w:line="300" w:lineRule="auto"/>
        <w:jc w:val="both"/>
      </w:pPr>
      <w:r>
        <w:rPr>
          <w:b/>
          <w:bCs/>
        </w:rPr>
        <w:t xml:space="preserve">Externos: </w:t>
      </w:r>
      <w:r>
        <w:t>INDEC (exportaciones por origen provincial) y SIPA (empleo registrado sector × provincia) para los outcomes reales.</w:t>
      </w:r>
    </w:p>
    <w:p w14:paraId="163992A5" w14:textId="77777777" w:rsidR="005E11B0" w:rsidRDefault="00000000">
      <w:pPr>
        <w:pStyle w:val="Heading1"/>
      </w:pPr>
      <w:r>
        <w:t>6. Contribución</w:t>
      </w:r>
    </w:p>
    <w:p w14:paraId="39BB935E" w14:textId="77777777" w:rsidR="005E11B0" w:rsidRDefault="00000000">
      <w:pPr>
        <w:spacing w:after="120" w:line="300" w:lineRule="auto"/>
        <w:jc w:val="both"/>
      </w:pPr>
      <w:r>
        <w:t xml:space="preserve">La contribución es bisagra entre dos literaturas que no dialogan empíricamente. Frente al </w:t>
      </w:r>
      <w:r>
        <w:rPr>
          <w:i/>
          <w:iCs/>
        </w:rPr>
        <w:t>bank lending channel</w:t>
      </w:r>
      <w:r>
        <w:t xml:space="preserve"> (Khwaja-Mian; Jiménez-Ongena-Peydró-Saurina; Paravisini et al.; Chodorow-Reich; Greenstone-Mas-Nguyen; Gutierrez-Jaume-Tobal), el proyecto aporta la primera estimación causal del canal bajo un régimen con </w:t>
      </w:r>
      <w:r>
        <w:rPr>
          <w:i/>
          <w:iCs/>
        </w:rPr>
        <w:t xml:space="preserve">matching formal entre moneda de fondeo y </w:t>
      </w:r>
      <w:r>
        <w:rPr>
          <w:i/>
          <w:iCs/>
        </w:rPr>
        <w:lastRenderedPageBreak/>
        <w:t>destino del crédito</w:t>
      </w:r>
      <w:r>
        <w:t xml:space="preserve"> — régimen que la evidencia previa, mayoritariamente sobre economías desarrolladas o parcialmente dolarizadas sin matching binding, no captura. Frente a la macroprudencial teórica (Korinek; Bianchi; Cerutti-Claessens-Laeven; Ize-Levy Yeyati), aporta un test causal sobre la </w:t>
      </w:r>
      <w:r>
        <w:rPr>
          <w:i/>
          <w:iCs/>
        </w:rPr>
        <w:t>porosidad empírica</w:t>
      </w:r>
      <w:r>
        <w:t xml:space="preserve"> de la segmentación por moneda: cuánto del shock se canaliza al destino previsto, cuánto se derrama a sectores no elegibles, y cuánto se desvía a instrumentos financieros.</w:t>
      </w:r>
    </w:p>
    <w:p w14:paraId="6C11454D" w14:textId="77777777" w:rsidR="005E11B0" w:rsidRDefault="00000000">
      <w:pPr>
        <w:spacing w:after="120" w:line="300" w:lineRule="auto"/>
        <w:jc w:val="both"/>
        <w:rPr>
          <w:ins w:id="19" w:author="Claude" w:date="2026-04-23T12:00:00Z"/>
        </w:rPr>
      </w:pPr>
      <w:ins w:id="20" w:author="Claude" w:date="2026-04-23T12:00:00Z">
        <w:r>
          <w:t xml:space="preserve">El canal de absorción financiera identificado dialoga específicamente con </w:t>
        </w:r>
        <w:r>
          <w:rPr>
            <w:i/>
            <w:iCs/>
          </w:rPr>
          <w:t>Becker &amp; Ivashina (2018)</w:t>
        </w:r>
        <w:r>
          <w:t xml:space="preserve">, que documenta crowding out de crédito corporativo por tenencias de deuda soberana doméstica en la crisis de deuda europea como forma de </w:t>
        </w:r>
        <w:r>
          <w:rPr>
            <w:i/>
            <w:iCs/>
          </w:rPr>
          <w:t>financial repression</w:t>
        </w:r>
        <w:r>
          <w:t xml:space="preserve">. El canal acá descripto es una variante específica por moneda: el menú de aplicaciones del TO A-8202 crea </w:t>
        </w:r>
        <w:r>
          <w:rPr>
            <w:i/>
            <w:iCs/>
          </w:rPr>
          <w:t>regulatoriamente</w:t>
        </w:r>
        <w:r>
          <w:t xml:space="preserve"> — no por presión política directa como en Becker-Ivashina — la vía de absorción de deuda soberana en USD (punto 2.1.14 con el tope de un tercio, además de Letras y Notas del BCRA en USD del punto 2.1.11) como destino admisible del fondeo en ME. El paper aporta así evidencia sobre represión financiera </w:t>
        </w:r>
        <w:r>
          <w:rPr>
            <w:i/>
            <w:iCs/>
          </w:rPr>
          <w:t>construida en la arquitectura macroprudencial misma</w:t>
        </w:r>
        <w:r>
          <w:t xml:space="preserve"> de una economía parcialmente dolarizada, más que en la discrecionalidad política ex-post, y cuantifica su peso relativo frente al canal real en la asignación marginal del fondeo USD.</w:t>
        </w:r>
      </w:ins>
    </w:p>
    <w:p w14:paraId="6D9C981A" w14:textId="77777777" w:rsidR="005E11B0" w:rsidRDefault="00000000">
      <w:pPr>
        <w:spacing w:after="120" w:line="300" w:lineRule="auto"/>
        <w:jc w:val="both"/>
      </w:pPr>
      <w:r>
        <w:t xml:space="preserve">El canal que identificamos es isomorfo al que una política monetaria operando sobre el fondeo USD — cambios de encajes sobre depósitos en ME, facilidades de liquidez en USD, modificación del menú de aplicaciones elegibles — dispararía bajo el régimen vigente. Los parámetros recuperados son por tanto </w:t>
      </w:r>
      <w:r>
        <w:rPr>
          <w:i/>
          <w:iCs/>
        </w:rPr>
        <w:t>informativos</w:t>
      </w:r>
      <w:r>
        <w:t xml:space="preserve"> sobre la transmisión monetaria condicionada por la arquitectura macroprudencial, dialogando con la literatura reciente sobre interacción monetario-macroprudencial (Bianchi &amp; Mendoza, 2018; Farhi &amp; Werning, 2016; Korinek &amp; Sandri, 2016; Integrated Policy Framework, FMI 2020-2023). </w:t>
      </w:r>
      <w:r>
        <w:rPr>
          <w:b/>
          <w:bCs/>
        </w:rPr>
        <w:t>Los resultados son extrapolables</w:t>
      </w:r>
      <w:r>
        <w:t xml:space="preserve"> a cualquier sistema bancario parcialmente dolarizado con regulación específica por moneda — Perú, Uruguay, Turquía, Hungría pre-2008 — donde la misma arquitectura de matching o variantes cercanas operan como régimen estándar.</w:t>
      </w:r>
    </w:p>
    <w:sectPr w:rsidR="005E11B0">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65D45"/>
    <w:multiLevelType w:val="hybridMultilevel"/>
    <w:tmpl w:val="CC6E3BCE"/>
    <w:lvl w:ilvl="0" w:tplc="BC884F90">
      <w:start w:val="1"/>
      <w:numFmt w:val="bullet"/>
      <w:lvlText w:val="•"/>
      <w:lvlJc w:val="left"/>
      <w:pPr>
        <w:ind w:left="560" w:hanging="280"/>
      </w:pPr>
    </w:lvl>
    <w:lvl w:ilvl="1" w:tplc="961E6800">
      <w:numFmt w:val="decimal"/>
      <w:lvlText w:val=""/>
      <w:lvlJc w:val="left"/>
    </w:lvl>
    <w:lvl w:ilvl="2" w:tplc="3D44C2CA">
      <w:numFmt w:val="decimal"/>
      <w:lvlText w:val=""/>
      <w:lvlJc w:val="left"/>
    </w:lvl>
    <w:lvl w:ilvl="3" w:tplc="6BEA4ACC">
      <w:numFmt w:val="decimal"/>
      <w:lvlText w:val=""/>
      <w:lvlJc w:val="left"/>
    </w:lvl>
    <w:lvl w:ilvl="4" w:tplc="F1201E12">
      <w:numFmt w:val="decimal"/>
      <w:lvlText w:val=""/>
      <w:lvlJc w:val="left"/>
    </w:lvl>
    <w:lvl w:ilvl="5" w:tplc="0A62B456">
      <w:numFmt w:val="decimal"/>
      <w:lvlText w:val=""/>
      <w:lvlJc w:val="left"/>
    </w:lvl>
    <w:lvl w:ilvl="6" w:tplc="C41E385C">
      <w:numFmt w:val="decimal"/>
      <w:lvlText w:val=""/>
      <w:lvlJc w:val="left"/>
    </w:lvl>
    <w:lvl w:ilvl="7" w:tplc="93D25FE0">
      <w:numFmt w:val="decimal"/>
      <w:lvlText w:val=""/>
      <w:lvlJc w:val="left"/>
    </w:lvl>
    <w:lvl w:ilvl="8" w:tplc="A6F21624">
      <w:numFmt w:val="decimal"/>
      <w:lvlText w:val=""/>
      <w:lvlJc w:val="left"/>
    </w:lvl>
  </w:abstractNum>
  <w:abstractNum w:abstractNumId="1" w15:restartNumberingAfterBreak="0">
    <w:nsid w:val="4B3A40B7"/>
    <w:multiLevelType w:val="hybridMultilevel"/>
    <w:tmpl w:val="CF86E7CC"/>
    <w:lvl w:ilvl="0" w:tplc="030A0154">
      <w:start w:val="1"/>
      <w:numFmt w:val="bullet"/>
      <w:lvlText w:val="●"/>
      <w:lvlJc w:val="left"/>
      <w:pPr>
        <w:ind w:left="720" w:hanging="360"/>
      </w:pPr>
    </w:lvl>
    <w:lvl w:ilvl="1" w:tplc="7340D22C">
      <w:start w:val="1"/>
      <w:numFmt w:val="bullet"/>
      <w:lvlText w:val="○"/>
      <w:lvlJc w:val="left"/>
      <w:pPr>
        <w:ind w:left="1440" w:hanging="360"/>
      </w:pPr>
    </w:lvl>
    <w:lvl w:ilvl="2" w:tplc="959AC7F4">
      <w:start w:val="1"/>
      <w:numFmt w:val="bullet"/>
      <w:lvlText w:val="■"/>
      <w:lvlJc w:val="left"/>
      <w:pPr>
        <w:ind w:left="2160" w:hanging="360"/>
      </w:pPr>
    </w:lvl>
    <w:lvl w:ilvl="3" w:tplc="6C6CFA72">
      <w:start w:val="1"/>
      <w:numFmt w:val="bullet"/>
      <w:lvlText w:val="●"/>
      <w:lvlJc w:val="left"/>
      <w:pPr>
        <w:ind w:left="2880" w:hanging="360"/>
      </w:pPr>
    </w:lvl>
    <w:lvl w:ilvl="4" w:tplc="7BEC7596">
      <w:start w:val="1"/>
      <w:numFmt w:val="bullet"/>
      <w:lvlText w:val="○"/>
      <w:lvlJc w:val="left"/>
      <w:pPr>
        <w:ind w:left="3600" w:hanging="360"/>
      </w:pPr>
    </w:lvl>
    <w:lvl w:ilvl="5" w:tplc="5B5430A6">
      <w:start w:val="1"/>
      <w:numFmt w:val="bullet"/>
      <w:lvlText w:val="■"/>
      <w:lvlJc w:val="left"/>
      <w:pPr>
        <w:ind w:left="4320" w:hanging="360"/>
      </w:pPr>
    </w:lvl>
    <w:lvl w:ilvl="6" w:tplc="B136F43A">
      <w:start w:val="1"/>
      <w:numFmt w:val="bullet"/>
      <w:lvlText w:val="●"/>
      <w:lvlJc w:val="left"/>
      <w:pPr>
        <w:ind w:left="5040" w:hanging="360"/>
      </w:pPr>
    </w:lvl>
    <w:lvl w:ilvl="7" w:tplc="111CD820">
      <w:start w:val="1"/>
      <w:numFmt w:val="bullet"/>
      <w:lvlText w:val="●"/>
      <w:lvlJc w:val="left"/>
      <w:pPr>
        <w:ind w:left="5760" w:hanging="360"/>
      </w:pPr>
    </w:lvl>
    <w:lvl w:ilvl="8" w:tplc="DB2A9CAA">
      <w:start w:val="1"/>
      <w:numFmt w:val="bullet"/>
      <w:lvlText w:val="●"/>
      <w:lvlJc w:val="left"/>
      <w:pPr>
        <w:ind w:left="6480" w:hanging="360"/>
      </w:pPr>
    </w:lvl>
  </w:abstractNum>
  <w:num w:numId="1" w16cid:durableId="955796069">
    <w:abstractNumId w:val="1"/>
    <w:lvlOverride w:ilvl="0">
      <w:startOverride w:val="1"/>
    </w:lvlOverride>
  </w:num>
  <w:num w:numId="2" w16cid:durableId="775986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1B0"/>
    <w:rsid w:val="002B258F"/>
    <w:rsid w:val="004C6754"/>
    <w:rsid w:val="005E11B0"/>
    <w:rsid w:val="00A1733A"/>
    <w:rsid w:val="00DC3BCF"/>
  </w:rsids>
  <m:mathPr>
    <m:mathFont m:val="Cambria Math"/>
    <m:brkBin m:val="before"/>
    <m:brkBinSub m:val="--"/>
    <m:smallFrac m:val="0"/>
    <m:dispDef/>
    <m:lMargin m:val="0"/>
    <m:rMargin m:val="0"/>
    <m:defJc m:val="centerGroup"/>
    <m:wrapIndent m:val="1440"/>
    <m:intLim m:val="subSup"/>
    <m:naryLim m:val="undOvr"/>
  </m:mathPr>
  <w:themeFontLang w:val="en-AR"/>
  <w:clrSchemeMapping w:bg1="light1" w:t1="dark1" w:bg2="light2" w:t2="dark2" w:accent1="accent1" w:accent2="accent2" w:accent3="accent3" w:accent4="accent4" w:accent5="accent5" w:accent6="accent6" w:hyperlink="hyperlink" w:followedHyperlink="followedHyperlink"/>
  <w:decimalSymbol w:val=","/>
  <w:listSeparator w:val=","/>
  <w14:docId w14:val="32420534"/>
  <w15:docId w15:val="{445AB74C-7D28-264F-94AB-BA84CC936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000000"/>
      <w:sz w:val="26"/>
      <w:szCs w:val="26"/>
    </w:rPr>
  </w:style>
  <w:style w:type="paragraph" w:styleId="Heading2">
    <w:name w:val="heading 2"/>
    <w:uiPriority w:val="9"/>
    <w:unhideWhenUsed/>
    <w:qFormat/>
    <w:pPr>
      <w:spacing w:before="200" w:after="100"/>
      <w:outlineLvl w:val="1"/>
    </w:pPr>
    <w:rPr>
      <w:b/>
      <w:bCs/>
      <w:color w:val="000000"/>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3552</Words>
  <Characters>20003</Characters>
  <Application>Microsoft Office Word</Application>
  <DocSecurity>0</DocSecurity>
  <Lines>285</Lines>
  <Paragraphs>60</Paragraphs>
  <ScaleCrop>false</ScaleCrop>
  <Company/>
  <LinksUpToDate>false</LinksUpToDate>
  <CharactersWithSpaces>23495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tesis — The Export-Biased Lending Channel of Macroprudential Currency Regulation</dc:title>
  <dc:creator>Sebastián Suizo</dc:creator>
  <cp:lastModifiedBy>Ivan Ignacio Robles Urquiza</cp:lastModifiedBy>
  <cp:revision>3</cp:revision>
  <dcterms:created xsi:type="dcterms:W3CDTF">2026-04-23T20:07:00Z</dcterms:created>
  <dcterms:modified xsi:type="dcterms:W3CDTF">2026-04-23T20:08:00Z</dcterms:modified>
</cp:coreProperties>
</file>